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Quarterly Update</w:t>
      </w:r>
    </w:p>
    <w:p>
      <w:pPr>
        <w:pStyle w:val="Heading2"/>
      </w:pPr>
      <w:r>
        <w:t>Summary</w:t>
      </w:r>
    </w:p>
    <w:p>
      <w:r>
        <w:t xml:space="preserve">This quarter showed </w:t>
      </w:r>
      <w:r>
        <w:rPr>
          <w:b/>
        </w:rPr>
        <w:t>strong growth</w:t>
      </w:r>
      <w:r>
        <w:t xml:space="preserve"> and </w:t>
      </w:r>
      <w:r>
        <w:rPr>
          <w:i/>
        </w:rPr>
        <w:t>steady margins</w:t>
      </w:r>
      <w:r>
        <w:t xml:space="preserve">. See the </w:t>
      </w:r>
      <w:hyperlink r:id="rId20">
        <w:r>
          <w:rPr>
            <w:rStyle w:val="Hyperlink"/>
          </w:rPr>
          <w:t>full dashboard</w:t>
        </w:r>
      </w:hyperlink>
      <w:r>
        <w:t xml:space="preserve"> for details.</w:t>
      </w:r>
    </w:p>
    <w:p>
      <w:r>
        <w:t xml:space="preserve">Final figure is </w:t>
      </w:r>
      <w:ins w:id="1" w:author="Reviewer" w:date="2026-07-20T10:00:00Z">
        <w:r>
          <w:t>1200</w:t>
        </w:r>
      </w:ins>
      <w:del w:id="2" w:author="Reviewer" w:date="2026-07-20T10:00:00Z">
        <w:r>
          <w:delText>1000</w:delText>
        </w:r>
      </w:del>
      <w:r>
        <w:t xml:space="preserve"> for APAC.</w:t>
      </w:r>
    </w:p>
    <w:p>
      <w:pPr>
        <w:pStyle w:val="Heading2"/>
      </w:pPr>
      <w:r>
        <w:t>Highlights</w:t>
      </w:r>
    </w:p>
    <w:p>
      <w:pPr>
        <w:pStyle w:val="ListParagraph"/>
        <w:numPr>
          <w:ilvl w:val="0"/>
          <w:numId w:val="1"/>
        </w:numPr>
      </w:pPr>
      <w:r>
        <w:t>Revenue up</w:t>
      </w:r>
    </w:p>
    <w:p>
      <w:pPr>
        <w:pStyle w:val="ListParagraph"/>
        <w:numPr>
          <w:ilvl w:val="1"/>
          <w:numId w:val="1"/>
        </w:numPr>
      </w:pPr>
      <w:r>
        <w:t>APAC region led</w:t>
      </w:r>
    </w:p>
    <w:p>
      <w:pPr>
        <w:pStyle w:val="ListParagraph"/>
        <w:numPr>
          <w:ilvl w:val="1"/>
          <w:numId w:val="1"/>
        </w:numPr>
      </w:pPr>
      <w:r>
        <w:t>EMEA followed</w:t>
      </w:r>
    </w:p>
    <w:p>
      <w:pPr>
        <w:pStyle w:val="ListParagraph"/>
        <w:numPr>
          <w:ilvl w:val="0"/>
          <w:numId w:val="1"/>
        </w:numPr>
      </w:pPr>
      <w:r>
        <w:t>Costs controlled</w:t>
      </w:r>
    </w:p>
    <w:p>
      <w:pPr>
        <w:pStyle w:val="Heading2"/>
      </w:pPr>
      <w:r>
        <w:t>Regional table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>Region</w:t>
            </w:r>
          </w:p>
        </w:tc>
        <w:tc>
          <w:p>
            <w:r>
              <w:rPr>
                <w:b/>
              </w:rPr>
              <w:t>Revenue</w:t>
            </w:r>
          </w:p>
        </w:tc>
        <w:tc>
          <w:p>
            <w:r>
              <w:rPr>
                <w:b/>
              </w:rPr>
              <w:t>Growth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>APAC</w:t>
            </w:r>
          </w:p>
        </w:tc>
        <w:tc>
          <w:p>
            <w:r>
              <w:t>1200</w:t>
            </w:r>
          </w:p>
        </w:tc>
        <w:tc>
          <w:p>
            <w:r>
              <w:t>12%</w:t>
            </w:r>
          </w:p>
        </w:tc>
        <w:tc>
          <w:p>
            <w:r>
              <w:t>strong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900</w:t>
            </w:r>
          </w:p>
        </w:tc>
        <w:tc>
          <w:p>
            <w:r>
              <w:t>5%</w:t>
            </w:r>
          </w:p>
        </w:tc>
        <w:tc>
          <w:p>
            <w:r>
              <w:t>steady</w:t>
            </w:r>
          </w:p>
        </w:tc>
      </w:tr>
      <w:tr>
        <w:tc>
          <w:p>
            <w:r>
              <w:t>AMER</w:t>
            </w:r>
          </w:p>
        </w:tc>
        <w:tc>
          <w:p>
            <w:r>
              <w:t>1500</w:t>
            </w:r>
          </w:p>
        </w:tc>
        <w:tc>
          <w:p>
            <w:r>
              <w:t>8%</w:t>
            </w:r>
          </w:p>
        </w:tc>
        <w:tc>
          <w:p>
            <w:r>
              <w:t>stable</w:t>
            </w:r>
          </w:p>
        </w:tc>
      </w:tr>
    </w:tbl>
    <w:p>
      <w:pPr>
        <w:pStyle w:val="Heading2"/>
      </w:pPr>
      <w:r>
        <w:t>Chart</w:t>
      </w:r>
    </w:p>
    <w:p>
      <w:r>
        <w:drawing>
          <wp:inline distT="0" distB="0" distL="0" distR="0">
            <wp:extent cx="914400" cy="9144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sz w:val="56"/>
      <w:b/>
    </w:rPr>
  </w:style>
  <w:style w:type="paragraph" w:styleId="Subtitle">
    <w:name w:val="Subtitle"/>
    <w:basedOn w:val="Normal"/>
    <w:next w:val="Normal"/>
    <w:qFormat/>
    <w:rPr>
      <w:i/>
      <w:color w:val="595959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6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60"/>
      <w:outlineLvl w:val="5"/>
    </w:pPr>
    <w:rPr>
      <w:b/>
      <w:sz w:val="22"/>
    </w:r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Number">
    <w:name w:val="List Number"/>
    <w:basedOn w:val="Normal"/>
    <w:qFormat/>
    <w:pPr>
      <w:numPr>
        <w:numId w:val="2"/>
      </w:numPr>
    </w:pPr>
  </w:style>
  <w:style w:type="paragraph" w:styleId="Quote">
    <w:name w:val="Quote"/>
    <w:basedOn w:val="Normal"/>
    <w:next w:val="Normal"/>
    <w:qFormat/>
    <w:pPr>
      <w:ind w:left="720"/>
    </w:pPr>
    <w:rPr>
      <w:i/>
      <w:color w:val="404040"/>
    </w:rPr>
  </w:style>
  <w:style w:type="paragraph" w:styleId="HTMLPreformatted">
    <w:name w:val="HTML Preformatted"/>
    <w:basedOn w:val="Normal"/>
    <w:pPr>
      <w:spacing w:after="0" w:line="240" w:lineRule="auto"/>
    </w:pPr>
    <w:rPr>
      <w:rFonts w:ascii="Consolas" w:hAnsi="Consolas"/>
      <w:sz w:val="20"/>
    </w:rPr>
  </w:style>
  <w:style w:type="character" w:styleId="Hyperlink">
    <w:name w:val="Hyperlink"/>
    <w:rPr>
      <w:color w:val="0563C1"/>
      <w:u w:val="single"/>
    </w:rPr>
  </w:style>
  <w:style w:type="character" w:styleId="VerbatimChar">
    <w:name w:val="Verbatim Char"/>
    <w:rPr>
      <w:rFonts w:ascii="Consolas" w:hAnsi="Consolas"/>
      <w:sz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20" Type="http://schemas.openxmlformats.org/officeDocument/2006/relationships/hyperlink" Target="https://example.com/dashboard" TargetMode="External"/></Relationships>

</file>